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color w:val="1f1f1f"/>
          <w:sz w:val="24"/>
          <w:szCs w:val="24"/>
          <w:highlight w:val="white"/>
          <w:rtl w:val="0"/>
        </w:rPr>
        <w:t xml:space="preserve">The analyst task here was to examine existing permissions on the file system. The cybersecurity analyst needed to determine if the permissions match the authorization that should be given. If they do not match, the analyst has to modify the permissions to authorize the appropriate users and remove any unauthorized access.</w:t>
      </w:r>
      <w:r w:rsidDel="00000000" w:rsidR="00000000" w:rsidRPr="00000000">
        <w:rPr>
          <w:rtl w:val="0"/>
        </w:rPr>
      </w:r>
    </w:p>
    <w:p w:rsidR="00000000" w:rsidDel="00000000" w:rsidP="00000000" w:rsidRDefault="00000000" w:rsidRPr="00000000" w14:paraId="00000004">
      <w:pPr>
        <w:pStyle w:val="Heading2"/>
        <w:jc w:val="both"/>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jc w:val="both"/>
        <w:rPr>
          <w:color w:val="3d85c6"/>
          <w:sz w:val="24"/>
          <w:szCs w:val="24"/>
          <w:highlight w:val="white"/>
        </w:rPr>
      </w:pPr>
      <w:r w:rsidDel="00000000" w:rsidR="00000000" w:rsidRPr="00000000">
        <w:rPr>
          <w:color w:val="1f1f1f"/>
          <w:sz w:val="24"/>
          <w:szCs w:val="24"/>
          <w:highlight w:val="white"/>
          <w:rtl w:val="0"/>
        </w:rPr>
        <w:t xml:space="preserve">First we started by checking the permissions set for files and subdirectories in the </w:t>
      </w:r>
      <w:r w:rsidDel="00000000" w:rsidR="00000000" w:rsidRPr="00000000">
        <w:rPr>
          <w:rFonts w:ascii="Courier New" w:cs="Courier New" w:eastAsia="Courier New" w:hAnsi="Courier New"/>
          <w:b w:val="1"/>
          <w:color w:val="3d85c6"/>
          <w:sz w:val="23"/>
          <w:szCs w:val="23"/>
          <w:highlight w:val="white"/>
          <w:rtl w:val="0"/>
        </w:rPr>
        <w:t xml:space="preserve">projects</w:t>
      </w:r>
      <w:r w:rsidDel="00000000" w:rsidR="00000000" w:rsidRPr="00000000">
        <w:rPr>
          <w:color w:val="1f1f1f"/>
          <w:sz w:val="24"/>
          <w:szCs w:val="24"/>
          <w:highlight w:val="white"/>
          <w:rtl w:val="0"/>
        </w:rPr>
        <w:t xml:space="preserve"> directory. Making sure we display all permissions, including hidden files using the </w:t>
      </w:r>
      <w:r w:rsidDel="00000000" w:rsidR="00000000" w:rsidRPr="00000000">
        <w:rPr>
          <w:rFonts w:ascii="Courier New" w:cs="Courier New" w:eastAsia="Courier New" w:hAnsi="Courier New"/>
          <w:b w:val="1"/>
          <w:color w:val="3d85c6"/>
          <w:sz w:val="23"/>
          <w:szCs w:val="23"/>
          <w:highlight w:val="white"/>
          <w:rtl w:val="0"/>
        </w:rPr>
        <w:t xml:space="preserve">ls -la </w:t>
      </w:r>
      <w:r w:rsidDel="00000000" w:rsidR="00000000" w:rsidRPr="00000000">
        <w:rPr>
          <w:color w:val="1f1f1f"/>
          <w:sz w:val="24"/>
          <w:szCs w:val="24"/>
          <w:highlight w:val="white"/>
          <w:rtl w:val="0"/>
        </w:rPr>
        <w:t xml:space="preserve">command.</w:t>
      </w:r>
      <w:r w:rsidDel="00000000" w:rsidR="00000000" w:rsidRPr="00000000">
        <w:rPr>
          <w:rtl w:val="0"/>
        </w:rPr>
      </w:r>
    </w:p>
    <w:p w:rsidR="00000000" w:rsidDel="00000000" w:rsidP="00000000" w:rsidRDefault="00000000" w:rsidRPr="00000000" w14:paraId="00000006">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07">
      <w:pPr>
        <w:jc w:val="both"/>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2374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jc w:val="both"/>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Next we identified the various permissions on the </w:t>
      </w:r>
      <w:r w:rsidDel="00000000" w:rsidR="00000000" w:rsidRPr="00000000">
        <w:rPr>
          <w:rFonts w:ascii="Courier New" w:cs="Courier New" w:eastAsia="Courier New" w:hAnsi="Courier New"/>
          <w:b w:val="1"/>
          <w:color w:val="3d85c6"/>
          <w:sz w:val="24"/>
          <w:szCs w:val="24"/>
          <w:highlight w:val="white"/>
          <w:rtl w:val="0"/>
        </w:rPr>
        <w:t xml:space="preserve">project_k.txt </w:t>
      </w:r>
      <w:r w:rsidDel="00000000" w:rsidR="00000000" w:rsidRPr="00000000">
        <w:rPr>
          <w:sz w:val="24"/>
          <w:szCs w:val="24"/>
          <w:rtl w:val="0"/>
        </w:rPr>
        <w:t xml:space="preserve">file and we found out that the user, the group and others all had authorization to read and write on the file but none had the permission to execute it.</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74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Permission </w:t>
      </w:r>
      <w:r w:rsidDel="00000000" w:rsidR="00000000" w:rsidRPr="00000000">
        <w:rPr>
          <w:rFonts w:ascii="Courier New" w:cs="Courier New" w:eastAsia="Courier New" w:hAnsi="Courier New"/>
          <w:b w:val="1"/>
          <w:color w:val="3d85c6"/>
          <w:sz w:val="24"/>
          <w:szCs w:val="24"/>
          <w:highlight w:val="white"/>
          <w:rtl w:val="0"/>
        </w:rPr>
        <w:t xml:space="preserve">project_k.txt</w:t>
      </w: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 User = read, write,</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 Group = read, write</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 Other = read, write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rFonts w:ascii="Google Sans" w:cs="Google Sans" w:eastAsia="Google Sans" w:hAnsi="Google Sans"/>
          <w:sz w:val="32"/>
          <w:szCs w:val="32"/>
        </w:rPr>
      </w:pPr>
      <w:r w:rsidDel="00000000" w:rsidR="00000000" w:rsidRPr="00000000">
        <w:rPr>
          <w:rFonts w:ascii="Google Sans" w:cs="Google Sans" w:eastAsia="Google Sans" w:hAnsi="Google Sans"/>
          <w:sz w:val="32"/>
          <w:szCs w:val="32"/>
          <w:rtl w:val="0"/>
        </w:rPr>
        <w:t xml:space="preserve">Describe the permissions string</w:t>
      </w:r>
    </w:p>
    <w:p w:rsidR="00000000" w:rsidDel="00000000" w:rsidP="00000000" w:rsidRDefault="00000000" w:rsidRPr="00000000" w14:paraId="00000015">
      <w:pPr>
        <w:jc w:val="both"/>
        <w:rPr>
          <w:rFonts w:ascii="Google Sans" w:cs="Google Sans" w:eastAsia="Google Sans" w:hAnsi="Google Sans"/>
          <w:sz w:val="32"/>
          <w:szCs w:val="32"/>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The 10-character string can be deconstructed to determine who is authorized to access the</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file and their specific permissions. The characters and what they represent are as follows:</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1st character: </w:t>
      </w:r>
      <w:r w:rsidDel="00000000" w:rsidR="00000000" w:rsidRPr="00000000">
        <w:rPr>
          <w:sz w:val="24"/>
          <w:szCs w:val="24"/>
          <w:rtl w:val="0"/>
        </w:rPr>
        <w:t xml:space="preserve">This character is either a d or hyphen (-) and indicates the file type. If it’s a d, it’s a directory. If it’s a hyphen (-), it’s a regular file.</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2nd-4th characters:</w:t>
      </w:r>
      <w:r w:rsidDel="00000000" w:rsidR="00000000" w:rsidRPr="00000000">
        <w:rPr>
          <w:sz w:val="24"/>
          <w:szCs w:val="24"/>
          <w:rtl w:val="0"/>
        </w:rPr>
        <w:t xml:space="preserve"> These characters indicate the read (r), write (w), and execute (x)</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permissions for the user. When one of these characters is a hyphen (-) instead, it</w:t>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indicates that this permission is not granted to the user.</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5th-7th characters:</w:t>
      </w:r>
      <w:r w:rsidDel="00000000" w:rsidR="00000000" w:rsidRPr="00000000">
        <w:rPr>
          <w:sz w:val="24"/>
          <w:szCs w:val="24"/>
          <w:rtl w:val="0"/>
        </w:rPr>
        <w:t xml:space="preserve"> These characters indicate the read (r), write (w), and execute (x)</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permissions for the group. When one of these characters is a hyphen (-) instead, it</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indicates that this permission is not granted for the group.</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8th-10th characters: </w:t>
      </w:r>
      <w:r w:rsidDel="00000000" w:rsidR="00000000" w:rsidRPr="00000000">
        <w:rPr>
          <w:sz w:val="24"/>
          <w:szCs w:val="24"/>
          <w:rtl w:val="0"/>
        </w:rPr>
        <w:t xml:space="preserve">These characters indicate the read (r), write (w), and execute (x)</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permissions for other. This owner type consists of all other users on the system apart</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from the user and the group. When one of these characters is a hyphen (-) instead,</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that indicates that this permission is not granted for other.</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For example, the file permissions for project_t.txt are -rw-rw-r--. Since the first</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character is a hyphen (-), this indicates that project_t.txt is a file, not a directory. The</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second, fifth, and eighth characters are all r, which indicates that user, group, and other all have</w:t>
      </w:r>
    </w:p>
    <w:p w:rsidR="00000000" w:rsidDel="00000000" w:rsidP="00000000" w:rsidRDefault="00000000" w:rsidRPr="00000000" w14:paraId="00000029">
      <w:pPr>
        <w:jc w:val="both"/>
        <w:rPr>
          <w:del w:author="William Kago" w:id="0" w:date="2023-10-11T11:01:55Z"/>
          <w:sz w:val="24"/>
          <w:szCs w:val="24"/>
        </w:rPr>
      </w:pPr>
      <w:r w:rsidDel="00000000" w:rsidR="00000000" w:rsidRPr="00000000">
        <w:rPr>
          <w:sz w:val="24"/>
          <w:szCs w:val="24"/>
          <w:rtl w:val="0"/>
        </w:rPr>
        <w:t xml:space="preserve">read permissions. The third and sixth characters are w, which indicates that only the user and</w:t>
      </w:r>
      <w:ins w:author="William Kago" w:id="0" w:date="2023-10-11T11:01:55Z">
        <w:r w:rsidDel="00000000" w:rsidR="00000000" w:rsidRPr="00000000">
          <w:rPr>
            <w:sz w:val="24"/>
            <w:szCs w:val="24"/>
            <w:rtl w:val="0"/>
          </w:rPr>
          <w:t xml:space="preserve"> </w:t>
        </w:r>
      </w:ins>
      <w:del w:author="William Kago" w:id="0" w:date="2023-10-11T11:01:55Z">
        <w:r w:rsidDel="00000000" w:rsidR="00000000" w:rsidRPr="00000000">
          <w:rPr>
            <w:rtl w:val="0"/>
          </w:rPr>
        </w:r>
      </w:del>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group have write permissions. No one has execute</w:t>
      </w:r>
      <w:ins w:author="William Kago" w:id="1" w:date="2023-10-11T11:01:43Z">
        <w:r w:rsidDel="00000000" w:rsidR="00000000" w:rsidRPr="00000000">
          <w:rPr>
            <w:sz w:val="24"/>
            <w:szCs w:val="24"/>
            <w:rtl w:val="0"/>
          </w:rPr>
          <w:t xml:space="preserve">d</w:t>
        </w:r>
      </w:ins>
      <w:r w:rsidDel="00000000" w:rsidR="00000000" w:rsidRPr="00000000">
        <w:rPr>
          <w:sz w:val="24"/>
          <w:szCs w:val="24"/>
          <w:rtl w:val="0"/>
        </w:rPr>
        <w:t xml:space="preserve"> permissions for project_t.txt.</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7.0261941448382"/>
        <w:gridCol w:w="1620.0924499229584"/>
        <w:gridCol w:w="6292.881355932203"/>
        <w:tblGridChange w:id="0">
          <w:tblGrid>
            <w:gridCol w:w="1447.0261941448382"/>
            <w:gridCol w:w="1620.0924499229584"/>
            <w:gridCol w:w="6292.881355932203"/>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jc w:val="both"/>
              <w:rPr>
                <w:b w:val="1"/>
                <w:color w:val="1f1f1f"/>
                <w:sz w:val="21"/>
                <w:szCs w:val="21"/>
              </w:rPr>
            </w:pPr>
            <w:r w:rsidDel="00000000" w:rsidR="00000000" w:rsidRPr="00000000">
              <w:rPr>
                <w:b w:val="1"/>
                <w:color w:val="1f1f1f"/>
                <w:sz w:val="21"/>
                <w:szCs w:val="21"/>
                <w:rtl w:val="0"/>
              </w:rPr>
              <w:t xml:space="preserve">Character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jc w:val="both"/>
              <w:rPr>
                <w:b w:val="1"/>
                <w:color w:val="1f1f1f"/>
                <w:sz w:val="21"/>
                <w:szCs w:val="21"/>
              </w:rPr>
            </w:pPr>
            <w:r w:rsidDel="00000000" w:rsidR="00000000" w:rsidRPr="00000000">
              <w:rPr>
                <w:b w:val="1"/>
                <w:color w:val="1f1f1f"/>
                <w:sz w:val="21"/>
                <w:szCs w:val="21"/>
                <w:rtl w:val="0"/>
              </w:rPr>
              <w:t xml:space="preserve">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jc w:val="both"/>
              <w:rPr>
                <w:b w:val="1"/>
                <w:color w:val="1f1f1f"/>
                <w:sz w:val="21"/>
                <w:szCs w:val="21"/>
              </w:rPr>
            </w:pPr>
            <w:r w:rsidDel="00000000" w:rsidR="00000000" w:rsidRPr="00000000">
              <w:rPr>
                <w:b w:val="1"/>
                <w:color w:val="1f1f1f"/>
                <w:sz w:val="21"/>
                <w:szCs w:val="21"/>
                <w:rtl w:val="0"/>
              </w:rPr>
              <w:t xml:space="preserve">Meaning</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jc w:val="both"/>
              <w:rPr>
                <w:color w:val="1f1f1f"/>
                <w:sz w:val="21"/>
                <w:szCs w:val="21"/>
              </w:rPr>
            </w:pPr>
            <w:r w:rsidDel="00000000" w:rsidR="00000000" w:rsidRPr="00000000">
              <w:rPr>
                <w:color w:val="1f1f1f"/>
                <w:sz w:val="21"/>
                <w:szCs w:val="21"/>
                <w:rtl w:val="0"/>
              </w:rPr>
              <w:t xml:space="preserve">1st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jc w:val="both"/>
              <w:rPr>
                <w:color w:val="1f1f1f"/>
                <w:sz w:val="21"/>
                <w:szCs w:val="21"/>
              </w:rPr>
            </w:pPr>
            <w:r w:rsidDel="00000000" w:rsidR="00000000" w:rsidRPr="00000000">
              <w:rPr>
                <w:b w:val="1"/>
                <w:color w:val="1f1f1f"/>
                <w:sz w:val="21"/>
                <w:szCs w:val="21"/>
                <w:rtl w:val="0"/>
              </w:rPr>
              <w:t xml:space="preserve">d</w:t>
            </w:r>
            <w:r w:rsidDel="00000000" w:rsidR="00000000" w:rsidRPr="00000000">
              <w:rPr>
                <w:color w:val="1f1f1f"/>
                <w:sz w:val="21"/>
                <w:szCs w:val="21"/>
                <w:rtl w:val="0"/>
              </w:rPr>
              <w:t xml:space="preserve">rwxrwxrwx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jc w:val="both"/>
              <w:rPr>
                <w:color w:val="1f1f1f"/>
                <w:sz w:val="21"/>
                <w:szCs w:val="21"/>
              </w:rPr>
            </w:pPr>
            <w:r w:rsidDel="00000000" w:rsidR="00000000" w:rsidRPr="00000000">
              <w:rPr>
                <w:color w:val="1f1f1f"/>
                <w:sz w:val="21"/>
                <w:szCs w:val="21"/>
                <w:rtl w:val="0"/>
              </w:rPr>
              <w:t xml:space="preserve">file type</w:t>
            </w:r>
          </w:p>
          <w:p w:rsidR="00000000" w:rsidDel="00000000" w:rsidP="00000000" w:rsidRDefault="00000000" w:rsidRPr="00000000" w14:paraId="00000033">
            <w:pPr>
              <w:numPr>
                <w:ilvl w:val="0"/>
                <w:numId w:val="6"/>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d</w:t>
            </w:r>
            <w:r w:rsidDel="00000000" w:rsidR="00000000" w:rsidRPr="00000000">
              <w:rPr>
                <w:color w:val="1f1f1f"/>
                <w:sz w:val="21"/>
                <w:szCs w:val="21"/>
                <w:rtl w:val="0"/>
              </w:rPr>
              <w:t xml:space="preserve"> for directory</w:t>
            </w:r>
          </w:p>
          <w:p w:rsidR="00000000" w:rsidDel="00000000" w:rsidP="00000000" w:rsidRDefault="00000000" w:rsidRPr="00000000" w14:paraId="00000034">
            <w:pPr>
              <w:numPr>
                <w:ilvl w:val="0"/>
                <w:numId w:val="6"/>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for a regular file</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jc w:val="both"/>
              <w:rPr>
                <w:color w:val="1f1f1f"/>
                <w:sz w:val="21"/>
                <w:szCs w:val="21"/>
              </w:rPr>
            </w:pPr>
            <w:r w:rsidDel="00000000" w:rsidR="00000000" w:rsidRPr="00000000">
              <w:rPr>
                <w:color w:val="1f1f1f"/>
                <w:sz w:val="21"/>
                <w:szCs w:val="21"/>
                <w:rtl w:val="0"/>
              </w:rPr>
              <w:t xml:space="preserve">2nd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jc w:val="both"/>
              <w:rPr>
                <w:color w:val="1f1f1f"/>
                <w:sz w:val="21"/>
                <w:szCs w:val="21"/>
              </w:rPr>
            </w:pPr>
            <w:r w:rsidDel="00000000" w:rsidR="00000000" w:rsidRPr="00000000">
              <w:rPr>
                <w:color w:val="1f1f1f"/>
                <w:sz w:val="21"/>
                <w:szCs w:val="21"/>
                <w:rtl w:val="0"/>
              </w:rPr>
              <w:t xml:space="preserve">d</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jc w:val="both"/>
              <w:rPr>
                <w:color w:val="1f1f1f"/>
                <w:sz w:val="21"/>
                <w:szCs w:val="21"/>
              </w:rPr>
            </w:pPr>
            <w:r w:rsidDel="00000000" w:rsidR="00000000" w:rsidRPr="00000000">
              <w:rPr>
                <w:color w:val="1f1f1f"/>
                <w:sz w:val="21"/>
                <w:szCs w:val="21"/>
                <w:rtl w:val="0"/>
              </w:rPr>
              <w:t xml:space="preserve">read permissions for the user</w:t>
            </w:r>
          </w:p>
          <w:p w:rsidR="00000000" w:rsidDel="00000000" w:rsidP="00000000" w:rsidRDefault="00000000" w:rsidRPr="00000000" w14:paraId="00000038">
            <w:pPr>
              <w:numPr>
                <w:ilvl w:val="0"/>
                <w:numId w:val="7"/>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user has read permissions</w:t>
            </w:r>
          </w:p>
          <w:p w:rsidR="00000000" w:rsidDel="00000000" w:rsidP="00000000" w:rsidRDefault="00000000" w:rsidRPr="00000000" w14:paraId="00000039">
            <w:pPr>
              <w:numPr>
                <w:ilvl w:val="0"/>
                <w:numId w:val="7"/>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both"/>
              <w:rPr>
                <w:color w:val="1f1f1f"/>
                <w:sz w:val="21"/>
                <w:szCs w:val="21"/>
              </w:rPr>
            </w:pPr>
            <w:r w:rsidDel="00000000" w:rsidR="00000000" w:rsidRPr="00000000">
              <w:rPr>
                <w:color w:val="1f1f1f"/>
                <w:sz w:val="21"/>
                <w:szCs w:val="21"/>
                <w:rtl w:val="0"/>
              </w:rPr>
              <w:t xml:space="preserve">3rd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both"/>
              <w:rPr>
                <w:color w:val="1f1f1f"/>
                <w:sz w:val="21"/>
                <w:szCs w:val="21"/>
              </w:rPr>
            </w:pPr>
            <w:r w:rsidDel="00000000" w:rsidR="00000000" w:rsidRPr="00000000">
              <w:rPr>
                <w:color w:val="1f1f1f"/>
                <w:sz w:val="21"/>
                <w:szCs w:val="21"/>
                <w:rtl w:val="0"/>
              </w:rPr>
              <w:t xml:space="preserve">dr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both"/>
              <w:rPr>
                <w:color w:val="1f1f1f"/>
                <w:sz w:val="21"/>
                <w:szCs w:val="21"/>
              </w:rPr>
            </w:pPr>
            <w:r w:rsidDel="00000000" w:rsidR="00000000" w:rsidRPr="00000000">
              <w:rPr>
                <w:color w:val="1f1f1f"/>
                <w:sz w:val="21"/>
                <w:szCs w:val="21"/>
                <w:rtl w:val="0"/>
              </w:rPr>
              <w:t xml:space="preserve">write permissions for the user</w:t>
            </w:r>
          </w:p>
          <w:p w:rsidR="00000000" w:rsidDel="00000000" w:rsidP="00000000" w:rsidRDefault="00000000" w:rsidRPr="00000000" w14:paraId="0000003D">
            <w:pPr>
              <w:numPr>
                <w:ilvl w:val="0"/>
                <w:numId w:val="8"/>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user has write permissions</w:t>
            </w:r>
          </w:p>
          <w:p w:rsidR="00000000" w:rsidDel="00000000" w:rsidP="00000000" w:rsidRDefault="00000000" w:rsidRPr="00000000" w14:paraId="0000003E">
            <w:pPr>
              <w:numPr>
                <w:ilvl w:val="0"/>
                <w:numId w:val="8"/>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jc w:val="both"/>
              <w:rPr>
                <w:color w:val="1f1f1f"/>
                <w:sz w:val="21"/>
                <w:szCs w:val="21"/>
              </w:rPr>
            </w:pPr>
            <w:r w:rsidDel="00000000" w:rsidR="00000000" w:rsidRPr="00000000">
              <w:rPr>
                <w:color w:val="1f1f1f"/>
                <w:sz w:val="21"/>
                <w:szCs w:val="21"/>
                <w:rtl w:val="0"/>
              </w:rPr>
              <w:t xml:space="preserve">4th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jc w:val="both"/>
              <w:rPr>
                <w:color w:val="1f1f1f"/>
                <w:sz w:val="21"/>
                <w:szCs w:val="21"/>
              </w:rPr>
            </w:pPr>
            <w:r w:rsidDel="00000000" w:rsidR="00000000" w:rsidRPr="00000000">
              <w:rPr>
                <w:color w:val="1f1f1f"/>
                <w:sz w:val="21"/>
                <w:szCs w:val="21"/>
                <w:rtl w:val="0"/>
              </w:rPr>
              <w:t xml:space="preserve">drw</w:t>
            </w:r>
            <w:r w:rsidDel="00000000" w:rsidR="00000000" w:rsidRPr="00000000">
              <w:rPr>
                <w:b w:val="1"/>
                <w:color w:val="1f1f1f"/>
                <w:sz w:val="21"/>
                <w:szCs w:val="21"/>
                <w:rtl w:val="0"/>
              </w:rPr>
              <w:t xml:space="preserve">x</w:t>
            </w:r>
            <w:r w:rsidDel="00000000" w:rsidR="00000000" w:rsidRPr="00000000">
              <w:rPr>
                <w:color w:val="1f1f1f"/>
                <w:sz w:val="21"/>
                <w:szCs w:val="21"/>
                <w:rtl w:val="0"/>
              </w:rPr>
              <w:t xml:space="preserve">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jc w:val="both"/>
              <w:rPr>
                <w:color w:val="1f1f1f"/>
                <w:sz w:val="21"/>
                <w:szCs w:val="21"/>
              </w:rPr>
            </w:pPr>
            <w:r w:rsidDel="00000000" w:rsidR="00000000" w:rsidRPr="00000000">
              <w:rPr>
                <w:color w:val="1f1f1f"/>
                <w:sz w:val="21"/>
                <w:szCs w:val="21"/>
                <w:rtl w:val="0"/>
              </w:rPr>
              <w:t xml:space="preserve">execute permissions for the user</w:t>
            </w:r>
          </w:p>
          <w:p w:rsidR="00000000" w:rsidDel="00000000" w:rsidP="00000000" w:rsidRDefault="00000000" w:rsidRPr="00000000" w14:paraId="00000042">
            <w:pPr>
              <w:numPr>
                <w:ilvl w:val="0"/>
                <w:numId w:val="3"/>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user has execute permissions</w:t>
            </w:r>
          </w:p>
          <w:p w:rsidR="00000000" w:rsidDel="00000000" w:rsidP="00000000" w:rsidRDefault="00000000" w:rsidRPr="00000000" w14:paraId="00000043">
            <w:pPr>
              <w:numPr>
                <w:ilvl w:val="0"/>
                <w:numId w:val="3"/>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execute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both"/>
              <w:rPr>
                <w:color w:val="1f1f1f"/>
                <w:sz w:val="21"/>
                <w:szCs w:val="21"/>
              </w:rPr>
            </w:pPr>
            <w:r w:rsidDel="00000000" w:rsidR="00000000" w:rsidRPr="00000000">
              <w:rPr>
                <w:color w:val="1f1f1f"/>
                <w:sz w:val="21"/>
                <w:szCs w:val="21"/>
                <w:rtl w:val="0"/>
              </w:rPr>
              <w:t xml:space="preserve">5th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both"/>
              <w:rPr>
                <w:color w:val="1f1f1f"/>
                <w:sz w:val="21"/>
                <w:szCs w:val="21"/>
              </w:rPr>
            </w:pPr>
            <w:r w:rsidDel="00000000" w:rsidR="00000000" w:rsidRPr="00000000">
              <w:rPr>
                <w:color w:val="1f1f1f"/>
                <w:sz w:val="21"/>
                <w:szCs w:val="21"/>
                <w:rtl w:val="0"/>
              </w:rPr>
              <w:t xml:space="preserve">drwx</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jc w:val="both"/>
              <w:rPr>
                <w:color w:val="1f1f1f"/>
                <w:sz w:val="21"/>
                <w:szCs w:val="21"/>
              </w:rPr>
            </w:pPr>
            <w:r w:rsidDel="00000000" w:rsidR="00000000" w:rsidRPr="00000000">
              <w:rPr>
                <w:color w:val="1f1f1f"/>
                <w:sz w:val="21"/>
                <w:szCs w:val="21"/>
                <w:rtl w:val="0"/>
              </w:rPr>
              <w:t xml:space="preserve">read permissions for the group</w:t>
            </w:r>
          </w:p>
          <w:p w:rsidR="00000000" w:rsidDel="00000000" w:rsidP="00000000" w:rsidRDefault="00000000" w:rsidRPr="00000000" w14:paraId="00000047">
            <w:pPr>
              <w:numPr>
                <w:ilvl w:val="0"/>
                <w:numId w:val="5"/>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group has read permissions</w:t>
            </w:r>
          </w:p>
          <w:p w:rsidR="00000000" w:rsidDel="00000000" w:rsidP="00000000" w:rsidRDefault="00000000" w:rsidRPr="00000000" w14:paraId="00000048">
            <w:pPr>
              <w:numPr>
                <w:ilvl w:val="0"/>
                <w:numId w:val="5"/>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both"/>
              <w:rPr>
                <w:color w:val="1f1f1f"/>
                <w:sz w:val="21"/>
                <w:szCs w:val="21"/>
              </w:rPr>
            </w:pPr>
            <w:r w:rsidDel="00000000" w:rsidR="00000000" w:rsidRPr="00000000">
              <w:rPr>
                <w:color w:val="1f1f1f"/>
                <w:sz w:val="21"/>
                <w:szCs w:val="21"/>
                <w:rtl w:val="0"/>
              </w:rPr>
              <w:t xml:space="preserve">6th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jc w:val="both"/>
              <w:rPr>
                <w:color w:val="1f1f1f"/>
                <w:sz w:val="21"/>
                <w:szCs w:val="21"/>
              </w:rPr>
            </w:pPr>
            <w:r w:rsidDel="00000000" w:rsidR="00000000" w:rsidRPr="00000000">
              <w:rPr>
                <w:color w:val="1f1f1f"/>
                <w:sz w:val="21"/>
                <w:szCs w:val="21"/>
                <w:rtl w:val="0"/>
              </w:rPr>
              <w:t xml:space="preserve">drwxr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jc w:val="both"/>
              <w:rPr>
                <w:color w:val="1f1f1f"/>
                <w:sz w:val="21"/>
                <w:szCs w:val="21"/>
              </w:rPr>
            </w:pPr>
            <w:r w:rsidDel="00000000" w:rsidR="00000000" w:rsidRPr="00000000">
              <w:rPr>
                <w:color w:val="1f1f1f"/>
                <w:sz w:val="21"/>
                <w:szCs w:val="21"/>
                <w:rtl w:val="0"/>
              </w:rPr>
              <w:t xml:space="preserve">write permissions for the group</w:t>
            </w:r>
          </w:p>
          <w:p w:rsidR="00000000" w:rsidDel="00000000" w:rsidP="00000000" w:rsidRDefault="00000000" w:rsidRPr="00000000" w14:paraId="0000004C">
            <w:pPr>
              <w:numPr>
                <w:ilvl w:val="0"/>
                <w:numId w:val="9"/>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group has write permissions</w:t>
            </w:r>
          </w:p>
          <w:p w:rsidR="00000000" w:rsidDel="00000000" w:rsidP="00000000" w:rsidRDefault="00000000" w:rsidRPr="00000000" w14:paraId="0000004D">
            <w:pPr>
              <w:numPr>
                <w:ilvl w:val="0"/>
                <w:numId w:val="9"/>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jc w:val="both"/>
              <w:rPr>
                <w:color w:val="1f1f1f"/>
                <w:sz w:val="21"/>
                <w:szCs w:val="21"/>
              </w:rPr>
            </w:pPr>
            <w:r w:rsidDel="00000000" w:rsidR="00000000" w:rsidRPr="00000000">
              <w:rPr>
                <w:color w:val="1f1f1f"/>
                <w:sz w:val="21"/>
                <w:szCs w:val="21"/>
                <w:rtl w:val="0"/>
              </w:rPr>
              <w:t xml:space="preserve">7th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jc w:val="both"/>
              <w:rPr>
                <w:color w:val="1f1f1f"/>
                <w:sz w:val="21"/>
                <w:szCs w:val="21"/>
              </w:rPr>
            </w:pPr>
            <w:r w:rsidDel="00000000" w:rsidR="00000000" w:rsidRPr="00000000">
              <w:rPr>
                <w:color w:val="1f1f1f"/>
                <w:sz w:val="21"/>
                <w:szCs w:val="21"/>
                <w:rtl w:val="0"/>
              </w:rPr>
              <w:t xml:space="preserve">drwxrw</w:t>
            </w:r>
            <w:r w:rsidDel="00000000" w:rsidR="00000000" w:rsidRPr="00000000">
              <w:rPr>
                <w:b w:val="1"/>
                <w:color w:val="1f1f1f"/>
                <w:sz w:val="21"/>
                <w:szCs w:val="21"/>
                <w:rtl w:val="0"/>
              </w:rPr>
              <w:t xml:space="preserve">x</w:t>
            </w:r>
            <w:r w:rsidDel="00000000" w:rsidR="00000000" w:rsidRPr="00000000">
              <w:rPr>
                <w:color w:val="1f1f1f"/>
                <w:sz w:val="21"/>
                <w:szCs w:val="21"/>
                <w:rtl w:val="0"/>
              </w:rPr>
              <w:t xml:space="preserve">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jc w:val="both"/>
              <w:rPr>
                <w:color w:val="1f1f1f"/>
                <w:sz w:val="21"/>
                <w:szCs w:val="21"/>
              </w:rPr>
            </w:pPr>
            <w:r w:rsidDel="00000000" w:rsidR="00000000" w:rsidRPr="00000000">
              <w:rPr>
                <w:color w:val="1f1f1f"/>
                <w:sz w:val="21"/>
                <w:szCs w:val="21"/>
                <w:rtl w:val="0"/>
              </w:rPr>
              <w:t xml:space="preserve">execute permissions for the group</w:t>
            </w:r>
          </w:p>
          <w:p w:rsidR="00000000" w:rsidDel="00000000" w:rsidP="00000000" w:rsidRDefault="00000000" w:rsidRPr="00000000" w14:paraId="00000051">
            <w:pPr>
              <w:numPr>
                <w:ilvl w:val="0"/>
                <w:numId w:val="10"/>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group has execute permissions</w:t>
            </w:r>
          </w:p>
          <w:p w:rsidR="00000000" w:rsidDel="00000000" w:rsidP="00000000" w:rsidRDefault="00000000" w:rsidRPr="00000000" w14:paraId="00000052">
            <w:pPr>
              <w:numPr>
                <w:ilvl w:val="0"/>
                <w:numId w:val="10"/>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execute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jc w:val="both"/>
              <w:rPr>
                <w:color w:val="1f1f1f"/>
                <w:sz w:val="21"/>
                <w:szCs w:val="21"/>
              </w:rPr>
            </w:pPr>
            <w:r w:rsidDel="00000000" w:rsidR="00000000" w:rsidRPr="00000000">
              <w:rPr>
                <w:color w:val="1f1f1f"/>
                <w:sz w:val="21"/>
                <w:szCs w:val="21"/>
                <w:rtl w:val="0"/>
              </w:rPr>
              <w:t xml:space="preserve">8th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jc w:val="both"/>
              <w:rPr>
                <w:color w:val="1f1f1f"/>
                <w:sz w:val="21"/>
                <w:szCs w:val="21"/>
              </w:rPr>
            </w:pPr>
            <w:r w:rsidDel="00000000" w:rsidR="00000000" w:rsidRPr="00000000">
              <w:rPr>
                <w:color w:val="1f1f1f"/>
                <w:sz w:val="21"/>
                <w:szCs w:val="21"/>
                <w:rtl w:val="0"/>
              </w:rPr>
              <w:t xml:space="preserve">drwxrwx</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jc w:val="both"/>
              <w:rPr>
                <w:color w:val="1f1f1f"/>
                <w:sz w:val="21"/>
                <w:szCs w:val="21"/>
              </w:rPr>
            </w:pPr>
            <w:r w:rsidDel="00000000" w:rsidR="00000000" w:rsidRPr="00000000">
              <w:rPr>
                <w:color w:val="1f1f1f"/>
                <w:sz w:val="21"/>
                <w:szCs w:val="21"/>
                <w:rtl w:val="0"/>
              </w:rPr>
              <w:t xml:space="preserve">read permissions for other</w:t>
            </w:r>
          </w:p>
          <w:p w:rsidR="00000000" w:rsidDel="00000000" w:rsidP="00000000" w:rsidRDefault="00000000" w:rsidRPr="00000000" w14:paraId="00000056">
            <w:pPr>
              <w:numPr>
                <w:ilvl w:val="0"/>
                <w:numId w:val="1"/>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other owner type has read permissions</w:t>
            </w:r>
          </w:p>
          <w:p w:rsidR="00000000" w:rsidDel="00000000" w:rsidP="00000000" w:rsidRDefault="00000000" w:rsidRPr="00000000" w14:paraId="00000057">
            <w:pPr>
              <w:numPr>
                <w:ilvl w:val="0"/>
                <w:numId w:val="1"/>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jc w:val="both"/>
              <w:rPr>
                <w:color w:val="1f1f1f"/>
                <w:sz w:val="21"/>
                <w:szCs w:val="21"/>
              </w:rPr>
            </w:pPr>
            <w:r w:rsidDel="00000000" w:rsidR="00000000" w:rsidRPr="00000000">
              <w:rPr>
                <w:color w:val="1f1f1f"/>
                <w:sz w:val="21"/>
                <w:szCs w:val="21"/>
                <w:rtl w:val="0"/>
              </w:rPr>
              <w:t xml:space="preserve">9th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both"/>
              <w:rPr>
                <w:color w:val="1f1f1f"/>
                <w:sz w:val="21"/>
                <w:szCs w:val="21"/>
              </w:rPr>
            </w:pPr>
            <w:r w:rsidDel="00000000" w:rsidR="00000000" w:rsidRPr="00000000">
              <w:rPr>
                <w:color w:val="1f1f1f"/>
                <w:sz w:val="21"/>
                <w:szCs w:val="21"/>
                <w:rtl w:val="0"/>
              </w:rPr>
              <w:t xml:space="preserve">drwxrwxr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both"/>
              <w:rPr>
                <w:color w:val="1f1f1f"/>
                <w:sz w:val="21"/>
                <w:szCs w:val="21"/>
              </w:rPr>
            </w:pPr>
            <w:r w:rsidDel="00000000" w:rsidR="00000000" w:rsidRPr="00000000">
              <w:rPr>
                <w:color w:val="1f1f1f"/>
                <w:sz w:val="21"/>
                <w:szCs w:val="21"/>
                <w:rtl w:val="0"/>
              </w:rPr>
              <w:t xml:space="preserve">write permissions for other</w:t>
            </w:r>
          </w:p>
          <w:p w:rsidR="00000000" w:rsidDel="00000000" w:rsidP="00000000" w:rsidRDefault="00000000" w:rsidRPr="00000000" w14:paraId="0000005B">
            <w:pPr>
              <w:numPr>
                <w:ilvl w:val="0"/>
                <w:numId w:val="4"/>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other owner type has write permissions</w:t>
            </w:r>
          </w:p>
          <w:p w:rsidR="00000000" w:rsidDel="00000000" w:rsidP="00000000" w:rsidRDefault="00000000" w:rsidRPr="00000000" w14:paraId="0000005C">
            <w:pPr>
              <w:numPr>
                <w:ilvl w:val="0"/>
                <w:numId w:val="4"/>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jc w:val="both"/>
              <w:rPr>
                <w:color w:val="1f1f1f"/>
                <w:sz w:val="21"/>
                <w:szCs w:val="21"/>
              </w:rPr>
            </w:pPr>
            <w:r w:rsidDel="00000000" w:rsidR="00000000" w:rsidRPr="00000000">
              <w:rPr>
                <w:color w:val="1f1f1f"/>
                <w:sz w:val="21"/>
                <w:szCs w:val="21"/>
                <w:rtl w:val="0"/>
              </w:rPr>
              <w:t xml:space="preserve">10th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jc w:val="both"/>
              <w:rPr>
                <w:b w:val="1"/>
                <w:color w:val="1f1f1f"/>
                <w:sz w:val="21"/>
                <w:szCs w:val="21"/>
              </w:rPr>
            </w:pPr>
            <w:r w:rsidDel="00000000" w:rsidR="00000000" w:rsidRPr="00000000">
              <w:rPr>
                <w:color w:val="1f1f1f"/>
                <w:sz w:val="21"/>
                <w:szCs w:val="21"/>
                <w:rtl w:val="0"/>
              </w:rPr>
              <w:t xml:space="preserve">drwxrwxrw</w:t>
            </w:r>
            <w:r w:rsidDel="00000000" w:rsidR="00000000" w:rsidRPr="00000000">
              <w:rPr>
                <w:b w:val="1"/>
                <w:color w:val="1f1f1f"/>
                <w:sz w:val="21"/>
                <w:szCs w:val="21"/>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jc w:val="both"/>
              <w:rPr>
                <w:color w:val="1f1f1f"/>
                <w:sz w:val="21"/>
                <w:szCs w:val="21"/>
              </w:rPr>
            </w:pPr>
            <w:r w:rsidDel="00000000" w:rsidR="00000000" w:rsidRPr="00000000">
              <w:rPr>
                <w:color w:val="1f1f1f"/>
                <w:sz w:val="21"/>
                <w:szCs w:val="21"/>
                <w:rtl w:val="0"/>
              </w:rPr>
              <w:t xml:space="preserve">execute permissions for other</w:t>
            </w:r>
          </w:p>
          <w:p w:rsidR="00000000" w:rsidDel="00000000" w:rsidP="00000000" w:rsidRDefault="00000000" w:rsidRPr="00000000" w14:paraId="00000060">
            <w:pPr>
              <w:numPr>
                <w:ilvl w:val="0"/>
                <w:numId w:val="2"/>
              </w:numPr>
              <w:spacing w:after="0" w:afterAutospacing="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other owner type has execute permissions</w:t>
            </w:r>
          </w:p>
          <w:p w:rsidR="00000000" w:rsidDel="00000000" w:rsidP="00000000" w:rsidRDefault="00000000" w:rsidRPr="00000000" w14:paraId="00000061">
            <w:pPr>
              <w:numPr>
                <w:ilvl w:val="0"/>
                <w:numId w:val="2"/>
              </w:numPr>
              <w:spacing w:after="160" w:lineRule="auto"/>
              <w:ind w:left="720" w:hanging="360"/>
              <w:jc w:val="both"/>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execute permissions</w:t>
            </w:r>
          </w:p>
        </w:tc>
      </w:tr>
    </w:tbl>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2"/>
        <w:jc w:val="both"/>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65">
      <w:pPr>
        <w:jc w:val="both"/>
        <w:rPr>
          <w:color w:val="1f1f1f"/>
          <w:sz w:val="24"/>
          <w:szCs w:val="24"/>
          <w:highlight w:val="white"/>
        </w:rPr>
      </w:pPr>
      <w:r w:rsidDel="00000000" w:rsidR="00000000" w:rsidRPr="00000000">
        <w:rPr>
          <w:color w:val="1f1f1f"/>
          <w:sz w:val="24"/>
          <w:szCs w:val="24"/>
          <w:highlight w:val="white"/>
          <w:rtl w:val="0"/>
        </w:rPr>
        <w:t xml:space="preserve">The organization does not allow </w:t>
      </w:r>
      <w:r w:rsidDel="00000000" w:rsidR="00000000" w:rsidRPr="00000000">
        <w:rPr>
          <w:b w:val="1"/>
          <w:color w:val="1f1f1f"/>
          <w:sz w:val="24"/>
          <w:szCs w:val="24"/>
          <w:highlight w:val="white"/>
          <w:rtl w:val="0"/>
        </w:rPr>
        <w:t xml:space="preserve">other</w:t>
      </w:r>
      <w:r w:rsidDel="00000000" w:rsidR="00000000" w:rsidRPr="00000000">
        <w:rPr>
          <w:color w:val="1f1f1f"/>
          <w:sz w:val="24"/>
          <w:szCs w:val="24"/>
          <w:highlight w:val="white"/>
          <w:rtl w:val="0"/>
        </w:rPr>
        <w:t xml:space="preserve"> to have write access to </w:t>
      </w:r>
      <w:r w:rsidDel="00000000" w:rsidR="00000000" w:rsidRPr="00000000">
        <w:rPr>
          <w:rFonts w:ascii="Courier New" w:cs="Courier New" w:eastAsia="Courier New" w:hAnsi="Courier New"/>
          <w:b w:val="1"/>
          <w:color w:val="3d85c6"/>
          <w:sz w:val="23"/>
          <w:szCs w:val="23"/>
          <w:highlight w:val="white"/>
          <w:rtl w:val="0"/>
        </w:rPr>
        <w:t xml:space="preserve">project_k.txt</w:t>
      </w:r>
      <w:r w:rsidDel="00000000" w:rsidR="00000000" w:rsidRPr="00000000">
        <w:rPr>
          <w:color w:val="1f1f1f"/>
          <w:sz w:val="24"/>
          <w:szCs w:val="24"/>
          <w:highlight w:val="white"/>
          <w:rtl w:val="0"/>
        </w:rPr>
        <w:t xml:space="preserve"> files. Based on the permissions established above, the analyst identified which file needs to have its permissions modified. </w:t>
      </w:r>
    </w:p>
    <w:p w:rsidR="00000000" w:rsidDel="00000000" w:rsidP="00000000" w:rsidRDefault="00000000" w:rsidRPr="00000000" w14:paraId="00000066">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67">
      <w:pPr>
        <w:jc w:val="both"/>
        <w:rPr>
          <w:color w:val="1f1f1f"/>
          <w:sz w:val="24"/>
          <w:szCs w:val="24"/>
          <w:highlight w:val="white"/>
        </w:rPr>
      </w:pPr>
      <w:r w:rsidDel="00000000" w:rsidR="00000000" w:rsidRPr="00000000">
        <w:rPr>
          <w:color w:val="1f1f1f"/>
          <w:sz w:val="24"/>
          <w:szCs w:val="24"/>
          <w:highlight w:val="white"/>
          <w:rtl w:val="0"/>
        </w:rPr>
        <w:t xml:space="preserve">Using a Linux </w:t>
      </w:r>
      <w:r w:rsidDel="00000000" w:rsidR="00000000" w:rsidRPr="00000000">
        <w:rPr>
          <w:rFonts w:ascii="Courier New" w:cs="Courier New" w:eastAsia="Courier New" w:hAnsi="Courier New"/>
          <w:b w:val="1"/>
          <w:color w:val="3d85c6"/>
          <w:sz w:val="23"/>
          <w:szCs w:val="23"/>
          <w:highlight w:val="white"/>
          <w:rtl w:val="0"/>
        </w:rPr>
        <w:t xml:space="preserve">chmod</w:t>
      </w:r>
      <w:r w:rsidDel="00000000" w:rsidR="00000000" w:rsidRPr="00000000">
        <w:rPr>
          <w:color w:val="1f1f1f"/>
          <w:sz w:val="24"/>
          <w:szCs w:val="24"/>
          <w:highlight w:val="white"/>
          <w:rtl w:val="0"/>
        </w:rPr>
        <w:t xml:space="preserve"> command to modify these permissions, the analyst removed the user and group writing permissions in </w:t>
      </w:r>
      <w:r w:rsidDel="00000000" w:rsidR="00000000" w:rsidRPr="00000000">
        <w:rPr>
          <w:rFonts w:ascii="Courier New" w:cs="Courier New" w:eastAsia="Courier New" w:hAnsi="Courier New"/>
          <w:b w:val="1"/>
          <w:color w:val="3d85c6"/>
          <w:sz w:val="23"/>
          <w:szCs w:val="23"/>
          <w:highlight w:val="white"/>
          <w:rtl w:val="0"/>
        </w:rPr>
        <w:t xml:space="preserve">project_k.txt</w:t>
      </w:r>
      <w:r w:rsidDel="00000000" w:rsidR="00000000" w:rsidRPr="00000000">
        <w:rPr>
          <w:color w:val="1f1f1f"/>
          <w:sz w:val="24"/>
          <w:szCs w:val="24"/>
          <w:highlight w:val="white"/>
          <w:rtl w:val="0"/>
        </w:rPr>
        <w:t xml:space="preserve"> file with the command .</w:t>
      </w:r>
    </w:p>
    <w:p w:rsidR="00000000" w:rsidDel="00000000" w:rsidP="00000000" w:rsidRDefault="00000000" w:rsidRPr="00000000" w14:paraId="00000068">
      <w:pPr>
        <w:jc w:val="both"/>
        <w:rPr>
          <w:rFonts w:ascii="Courier New" w:cs="Courier New" w:eastAsia="Courier New" w:hAnsi="Courier New"/>
          <w:b w:val="1"/>
          <w:color w:val="3d85c6"/>
          <w:sz w:val="23"/>
          <w:szCs w:val="23"/>
          <w:highlight w:val="white"/>
        </w:rPr>
      </w:pPr>
      <w:r w:rsidDel="00000000" w:rsidR="00000000" w:rsidRPr="00000000">
        <w:rPr>
          <w:rtl w:val="0"/>
        </w:rPr>
      </w:r>
    </w:p>
    <w:p w:rsidR="00000000" w:rsidDel="00000000" w:rsidP="00000000" w:rsidRDefault="00000000" w:rsidRPr="00000000" w14:paraId="00000069">
      <w:pPr>
        <w:jc w:val="both"/>
        <w:rPr>
          <w:color w:val="1f1f1f"/>
          <w:sz w:val="24"/>
          <w:szCs w:val="24"/>
          <w:highlight w:val="white"/>
        </w:rPr>
      </w:pPr>
      <w:r w:rsidDel="00000000" w:rsidR="00000000" w:rsidRPr="00000000">
        <w:rPr>
          <w:rFonts w:ascii="Courier New" w:cs="Courier New" w:eastAsia="Courier New" w:hAnsi="Courier New"/>
          <w:b w:val="1"/>
          <w:color w:val="3d85c6"/>
          <w:sz w:val="23"/>
          <w:szCs w:val="23"/>
          <w:highlight w:val="white"/>
          <w:rtl w:val="0"/>
        </w:rPr>
        <w:t xml:space="preserve">chmod u-w,g-w project_k.txt</w:t>
      </w:r>
      <w:r w:rsidDel="00000000" w:rsidR="00000000" w:rsidRPr="00000000">
        <w:rPr>
          <w:rtl w:val="0"/>
        </w:rPr>
      </w:r>
    </w:p>
    <w:p w:rsidR="00000000" w:rsidDel="00000000" w:rsidP="00000000" w:rsidRDefault="00000000" w:rsidRPr="00000000" w14:paraId="0000006A">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6B">
      <w:pPr>
        <w:jc w:val="both"/>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2514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6D">
      <w:pPr>
        <w:jc w:val="both"/>
        <w:rPr>
          <w:color w:val="1f1f1f"/>
          <w:sz w:val="24"/>
          <w:szCs w:val="24"/>
          <w:highlight w:val="white"/>
        </w:rPr>
      </w:pPr>
      <w:r w:rsidDel="00000000" w:rsidR="00000000" w:rsidRPr="00000000">
        <w:rPr>
          <w:color w:val="1f1f1f"/>
          <w:sz w:val="24"/>
          <w:szCs w:val="24"/>
          <w:highlight w:val="white"/>
          <w:rtl w:val="0"/>
        </w:rPr>
        <w:t xml:space="preserve">After this it can be observed that user, group and other ONLY have reading authorization to the </w:t>
      </w:r>
      <w:r w:rsidDel="00000000" w:rsidR="00000000" w:rsidRPr="00000000">
        <w:rPr>
          <w:rFonts w:ascii="Courier New" w:cs="Courier New" w:eastAsia="Courier New" w:hAnsi="Courier New"/>
          <w:b w:val="1"/>
          <w:color w:val="3d85c6"/>
          <w:sz w:val="23"/>
          <w:szCs w:val="23"/>
          <w:highlight w:val="white"/>
          <w:rtl w:val="0"/>
        </w:rPr>
        <w:t xml:space="preserve">project_k.txt </w:t>
      </w:r>
      <w:r w:rsidDel="00000000" w:rsidR="00000000" w:rsidRPr="00000000">
        <w:rPr>
          <w:color w:val="1f1f1f"/>
          <w:sz w:val="24"/>
          <w:szCs w:val="24"/>
          <w:highlight w:val="white"/>
          <w:rtl w:val="0"/>
        </w:rPr>
        <w:t xml:space="preserve">file as required by the organization.</w:t>
      </w:r>
    </w:p>
    <w:p w:rsidR="00000000" w:rsidDel="00000000" w:rsidP="00000000" w:rsidRDefault="00000000" w:rsidRPr="00000000" w14:paraId="0000006E">
      <w:pPr>
        <w:pStyle w:val="Heading2"/>
        <w:jc w:val="both"/>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6F">
      <w:pPr>
        <w:jc w:val="both"/>
        <w:rPr>
          <w:color w:val="1f1f1f"/>
          <w:sz w:val="24"/>
          <w:szCs w:val="24"/>
          <w:highlight w:val="white"/>
        </w:rPr>
      </w:pPr>
      <w:r w:rsidDel="00000000" w:rsidR="00000000" w:rsidRPr="00000000">
        <w:rPr>
          <w:color w:val="1f1f1f"/>
          <w:sz w:val="24"/>
          <w:szCs w:val="24"/>
          <w:highlight w:val="white"/>
          <w:rtl w:val="0"/>
        </w:rPr>
        <w:t xml:space="preserve">The organization has archived </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b w:val="1"/>
          <w:color w:val="3d85c6"/>
          <w:sz w:val="23"/>
          <w:szCs w:val="23"/>
          <w:highlight w:val="white"/>
          <w:rtl w:val="0"/>
        </w:rPr>
        <w:t xml:space="preserve">.project_x.txt</w:t>
      </w:r>
      <w:r w:rsidDel="00000000" w:rsidR="00000000" w:rsidRPr="00000000">
        <w:rPr>
          <w:color w:val="1f1f1f"/>
          <w:sz w:val="24"/>
          <w:szCs w:val="24"/>
          <w:highlight w:val="white"/>
          <w:rtl w:val="0"/>
        </w:rPr>
        <w:t xml:space="preserve">, which is why it’s a hidden file. The organization also stipulates that the research team file should not have write permissions for anyone, but the user and group should be able to read the file. </w:t>
      </w:r>
    </w:p>
    <w:p w:rsidR="00000000" w:rsidDel="00000000" w:rsidP="00000000" w:rsidRDefault="00000000" w:rsidRPr="00000000" w14:paraId="00000070">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71">
      <w:pPr>
        <w:jc w:val="both"/>
        <w:rPr>
          <w:color w:val="1f1f1f"/>
          <w:sz w:val="24"/>
          <w:szCs w:val="24"/>
          <w:highlight w:val="white"/>
        </w:rPr>
      </w:pPr>
      <w:r w:rsidDel="00000000" w:rsidR="00000000" w:rsidRPr="00000000">
        <w:rPr>
          <w:color w:val="1f1f1f"/>
          <w:sz w:val="24"/>
          <w:szCs w:val="24"/>
          <w:highlight w:val="white"/>
          <w:rtl w:val="0"/>
        </w:rPr>
        <w:t xml:space="preserve">Using a Linux </w:t>
      </w:r>
      <w:r w:rsidDel="00000000" w:rsidR="00000000" w:rsidRPr="00000000">
        <w:rPr>
          <w:rFonts w:ascii="Courier New" w:cs="Courier New" w:eastAsia="Courier New" w:hAnsi="Courier New"/>
          <w:b w:val="1"/>
          <w:color w:val="3d85c6"/>
          <w:sz w:val="23"/>
          <w:szCs w:val="23"/>
          <w:highlight w:val="white"/>
          <w:rtl w:val="0"/>
        </w:rPr>
        <w:t xml:space="preserve">chmod</w:t>
      </w:r>
      <w:r w:rsidDel="00000000" w:rsidR="00000000" w:rsidRPr="00000000">
        <w:rPr>
          <w:color w:val="1f1f1f"/>
          <w:sz w:val="24"/>
          <w:szCs w:val="24"/>
          <w:highlight w:val="white"/>
          <w:rtl w:val="0"/>
        </w:rPr>
        <w:t xml:space="preserve"> command to modify these permissions, the analyst removed the user and group writing permissions and added group reading permissions to the hidden file.</w:t>
      </w:r>
    </w:p>
    <w:p w:rsidR="00000000" w:rsidDel="00000000" w:rsidP="00000000" w:rsidRDefault="00000000" w:rsidRPr="00000000" w14:paraId="00000072">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73">
      <w:pPr>
        <w:jc w:val="both"/>
        <w:rPr>
          <w:rFonts w:ascii="Courier New" w:cs="Courier New" w:eastAsia="Courier New" w:hAnsi="Courier New"/>
          <w:b w:val="1"/>
          <w:color w:val="3d85c6"/>
          <w:sz w:val="23"/>
          <w:szCs w:val="23"/>
          <w:highlight w:val="white"/>
        </w:rPr>
      </w:pPr>
      <w:r w:rsidDel="00000000" w:rsidR="00000000" w:rsidRPr="00000000">
        <w:rPr>
          <w:rFonts w:ascii="Courier New" w:cs="Courier New" w:eastAsia="Courier New" w:hAnsi="Courier New"/>
          <w:b w:val="1"/>
          <w:color w:val="3d85c6"/>
          <w:sz w:val="23"/>
          <w:szCs w:val="23"/>
          <w:highlight w:val="white"/>
          <w:rtl w:val="0"/>
        </w:rPr>
        <w:t xml:space="preserve">chmod u-w,g-w,g+r .project_x.txt</w:t>
      </w:r>
    </w:p>
    <w:p w:rsidR="00000000" w:rsidDel="00000000" w:rsidP="00000000" w:rsidRDefault="00000000" w:rsidRPr="00000000" w14:paraId="00000074">
      <w:pPr>
        <w:jc w:val="both"/>
        <w:rPr>
          <w:rFonts w:ascii="Courier New" w:cs="Courier New" w:eastAsia="Courier New" w:hAnsi="Courier New"/>
          <w:b w:val="1"/>
          <w:color w:val="3d85c6"/>
          <w:sz w:val="23"/>
          <w:szCs w:val="23"/>
          <w:highlight w:val="white"/>
        </w:rPr>
      </w:pPr>
      <w:r w:rsidDel="00000000" w:rsidR="00000000" w:rsidRPr="00000000">
        <w:rPr>
          <w:rtl w:val="0"/>
        </w:rPr>
      </w:r>
    </w:p>
    <w:p w:rsidR="00000000" w:rsidDel="00000000" w:rsidP="00000000" w:rsidRDefault="00000000" w:rsidRPr="00000000" w14:paraId="00000075">
      <w:pPr>
        <w:jc w:val="both"/>
        <w:rPr>
          <w:rFonts w:ascii="Courier New" w:cs="Courier New" w:eastAsia="Courier New" w:hAnsi="Courier New"/>
          <w:b w:val="1"/>
          <w:color w:val="3d85c6"/>
          <w:sz w:val="23"/>
          <w:szCs w:val="23"/>
          <w:highlight w:val="white"/>
        </w:rPr>
      </w:pPr>
      <w:r w:rsidDel="00000000" w:rsidR="00000000" w:rsidRPr="00000000">
        <w:rPr>
          <w:color w:val="1f1f1f"/>
          <w:sz w:val="24"/>
          <w:szCs w:val="24"/>
          <w:highlight w:val="white"/>
        </w:rPr>
        <w:drawing>
          <wp:inline distB="114300" distT="114300" distL="114300" distR="114300">
            <wp:extent cx="5943600" cy="45720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Courier New" w:cs="Courier New" w:eastAsia="Courier New" w:hAnsi="Courier New"/>
          <w:b w:val="1"/>
          <w:color w:val="3d85c6"/>
          <w:sz w:val="23"/>
          <w:szCs w:val="23"/>
          <w:highlight w:val="white"/>
        </w:rPr>
      </w:pPr>
      <w:r w:rsidDel="00000000" w:rsidR="00000000" w:rsidRPr="00000000">
        <w:rPr>
          <w:rtl w:val="0"/>
        </w:rPr>
      </w:r>
    </w:p>
    <w:p w:rsidR="00000000" w:rsidDel="00000000" w:rsidP="00000000" w:rsidRDefault="00000000" w:rsidRPr="00000000" w14:paraId="00000077">
      <w:pPr>
        <w:jc w:val="both"/>
        <w:rPr>
          <w:color w:val="1f1f1f"/>
          <w:sz w:val="24"/>
          <w:szCs w:val="24"/>
          <w:highlight w:val="white"/>
        </w:rPr>
      </w:pPr>
      <w:r w:rsidDel="00000000" w:rsidR="00000000" w:rsidRPr="00000000">
        <w:rPr>
          <w:color w:val="1f1f1f"/>
          <w:sz w:val="24"/>
          <w:szCs w:val="24"/>
          <w:highlight w:val="white"/>
          <w:rtl w:val="0"/>
        </w:rPr>
        <w:t xml:space="preserve">It can now be observed that the research team file no longer has write permissions for anyone, but the user and group are able to read the file.</w:t>
      </w:r>
    </w:p>
    <w:p w:rsidR="00000000" w:rsidDel="00000000" w:rsidP="00000000" w:rsidRDefault="00000000" w:rsidRPr="00000000" w14:paraId="00000078">
      <w:pPr>
        <w:jc w:val="both"/>
        <w:rPr>
          <w:rFonts w:ascii="Courier New" w:cs="Courier New" w:eastAsia="Courier New" w:hAnsi="Courier New"/>
          <w:b w:val="1"/>
          <w:color w:val="3d85c6"/>
          <w:sz w:val="23"/>
          <w:szCs w:val="23"/>
          <w:highlight w:val="white"/>
        </w:rPr>
      </w:pPr>
      <w:r w:rsidDel="00000000" w:rsidR="00000000" w:rsidRPr="00000000">
        <w:rPr>
          <w:rtl w:val="0"/>
        </w:rPr>
      </w:r>
    </w:p>
    <w:p w:rsidR="00000000" w:rsidDel="00000000" w:rsidP="00000000" w:rsidRDefault="00000000" w:rsidRPr="00000000" w14:paraId="00000079">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pStyle w:val="Heading2"/>
        <w:jc w:val="both"/>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7B">
      <w:pPr>
        <w:jc w:val="both"/>
        <w:rPr>
          <w:color w:val="1f1f1f"/>
          <w:sz w:val="24"/>
          <w:szCs w:val="24"/>
          <w:highlight w:val="white"/>
        </w:rPr>
      </w:pPr>
      <w:r w:rsidDel="00000000" w:rsidR="00000000" w:rsidRPr="00000000">
        <w:rPr>
          <w:sz w:val="24"/>
          <w:szCs w:val="24"/>
          <w:rtl w:val="0"/>
        </w:rPr>
        <w:t xml:space="preserve">The organization also stipulates that given that </w:t>
      </w:r>
      <w:r w:rsidDel="00000000" w:rsidR="00000000" w:rsidRPr="00000000">
        <w:rPr>
          <w:color w:val="1f1f1f"/>
          <w:sz w:val="24"/>
          <w:szCs w:val="24"/>
          <w:highlight w:val="white"/>
          <w:rtl w:val="0"/>
        </w:rPr>
        <w:t xml:space="preserve">the files and directories in the projects directory belong to the </w:t>
      </w:r>
      <w:r w:rsidDel="00000000" w:rsidR="00000000" w:rsidRPr="00000000">
        <w:rPr>
          <w:b w:val="1"/>
          <w:color w:val="1f1f1f"/>
          <w:sz w:val="24"/>
          <w:szCs w:val="24"/>
          <w:highlight w:val="white"/>
          <w:rtl w:val="0"/>
        </w:rPr>
        <w:t xml:space="preserve">researcher2</w:t>
      </w:r>
      <w:r w:rsidDel="00000000" w:rsidR="00000000" w:rsidRPr="00000000">
        <w:rPr>
          <w:color w:val="1f1f1f"/>
          <w:sz w:val="24"/>
          <w:szCs w:val="24"/>
          <w:highlight w:val="white"/>
          <w:rtl w:val="0"/>
        </w:rPr>
        <w:t xml:space="preserve"> user. Only </w:t>
      </w:r>
      <w:r w:rsidDel="00000000" w:rsidR="00000000" w:rsidRPr="00000000">
        <w:rPr>
          <w:b w:val="1"/>
          <w:color w:val="1f1f1f"/>
          <w:sz w:val="24"/>
          <w:szCs w:val="24"/>
          <w:highlight w:val="white"/>
          <w:rtl w:val="0"/>
        </w:rPr>
        <w:t xml:space="preserve">researcher2</w:t>
      </w:r>
      <w:r w:rsidDel="00000000" w:rsidR="00000000" w:rsidRPr="00000000">
        <w:rPr>
          <w:color w:val="1f1f1f"/>
          <w:sz w:val="24"/>
          <w:szCs w:val="24"/>
          <w:highlight w:val="white"/>
          <w:rtl w:val="0"/>
        </w:rPr>
        <w:t xml:space="preserve"> should be allowed to access the </w:t>
      </w:r>
      <w:r w:rsidDel="00000000" w:rsidR="00000000" w:rsidRPr="00000000">
        <w:rPr>
          <w:b w:val="1"/>
          <w:color w:val="1f1f1f"/>
          <w:sz w:val="24"/>
          <w:szCs w:val="24"/>
          <w:highlight w:val="white"/>
          <w:rtl w:val="0"/>
        </w:rPr>
        <w:t xml:space="preserve">drafts</w:t>
      </w:r>
      <w:r w:rsidDel="00000000" w:rsidR="00000000" w:rsidRPr="00000000">
        <w:rPr>
          <w:color w:val="1f1f1f"/>
          <w:sz w:val="24"/>
          <w:szCs w:val="24"/>
          <w:highlight w:val="white"/>
          <w:rtl w:val="0"/>
        </w:rPr>
        <w:t xml:space="preserve"> directory and its contents. </w:t>
      </w:r>
      <w:r w:rsidDel="00000000" w:rsidR="00000000" w:rsidRPr="00000000">
        <w:rPr>
          <w:color w:val="202124"/>
          <w:sz w:val="24"/>
          <w:szCs w:val="24"/>
          <w:highlight w:val="white"/>
          <w:rtl w:val="0"/>
        </w:rPr>
        <w:t xml:space="preserve">(This means that only </w:t>
      </w:r>
      <w:r w:rsidDel="00000000" w:rsidR="00000000" w:rsidRPr="00000000">
        <w:rPr>
          <w:b w:val="1"/>
          <w:color w:val="1f1f1f"/>
          <w:sz w:val="24"/>
          <w:szCs w:val="24"/>
          <w:highlight w:val="white"/>
          <w:rtl w:val="0"/>
        </w:rPr>
        <w:t xml:space="preserve">researcher2</w:t>
      </w:r>
      <w:r w:rsidDel="00000000" w:rsidR="00000000" w:rsidRPr="00000000">
        <w:rPr>
          <w:color w:val="202124"/>
          <w:sz w:val="24"/>
          <w:szCs w:val="24"/>
          <w:highlight w:val="white"/>
          <w:rtl w:val="0"/>
        </w:rPr>
        <w:t xml:space="preserve"> should have execute privileges.)</w:t>
      </w:r>
      <w:r w:rsidDel="00000000" w:rsidR="00000000" w:rsidRPr="00000000">
        <w:rPr>
          <w:color w:val="1f1f1f"/>
          <w:sz w:val="24"/>
          <w:szCs w:val="24"/>
          <w:highlight w:val="white"/>
          <w:rtl w:val="0"/>
        </w:rPr>
        <w:t xml:space="preserve"> </w:t>
      </w:r>
    </w:p>
    <w:p w:rsidR="00000000" w:rsidDel="00000000" w:rsidP="00000000" w:rsidRDefault="00000000" w:rsidRPr="00000000" w14:paraId="0000007C">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7D">
      <w:pPr>
        <w:jc w:val="both"/>
        <w:rPr>
          <w:color w:val="202124"/>
          <w:sz w:val="24"/>
          <w:szCs w:val="24"/>
          <w:highlight w:val="white"/>
        </w:rPr>
      </w:pPr>
      <w:r w:rsidDel="00000000" w:rsidR="00000000" w:rsidRPr="00000000">
        <w:rPr>
          <w:color w:val="1f1f1f"/>
          <w:sz w:val="24"/>
          <w:szCs w:val="24"/>
          <w:highlight w:val="white"/>
          <w:rtl w:val="0"/>
        </w:rPr>
        <w:t xml:space="preserve">As such the analyst </w:t>
      </w:r>
      <w:r w:rsidDel="00000000" w:rsidR="00000000" w:rsidRPr="00000000">
        <w:rPr>
          <w:color w:val="202124"/>
          <w:sz w:val="24"/>
          <w:szCs w:val="24"/>
          <w:highlight w:val="white"/>
          <w:rtl w:val="0"/>
        </w:rPr>
        <w:t xml:space="preserve">checked the permissions of the </w:t>
      </w:r>
      <w:r w:rsidDel="00000000" w:rsidR="00000000" w:rsidRPr="00000000">
        <w:rPr>
          <w:color w:val="202124"/>
          <w:sz w:val="23"/>
          <w:szCs w:val="23"/>
          <w:highlight w:val="white"/>
          <w:rtl w:val="0"/>
        </w:rPr>
        <w:t xml:space="preserve">drafts</w:t>
      </w:r>
      <w:r w:rsidDel="00000000" w:rsidR="00000000" w:rsidRPr="00000000">
        <w:rPr>
          <w:color w:val="202124"/>
          <w:sz w:val="24"/>
          <w:szCs w:val="24"/>
          <w:highlight w:val="white"/>
          <w:rtl w:val="0"/>
        </w:rPr>
        <w:t xml:space="preserve"> directory and discovered that the group has permissions set to access the drafts directory and its contents. </w:t>
      </w:r>
    </w:p>
    <w:p w:rsidR="00000000" w:rsidDel="00000000" w:rsidP="00000000" w:rsidRDefault="00000000" w:rsidRPr="00000000" w14:paraId="0000007E">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7F">
      <w:pPr>
        <w:jc w:val="both"/>
        <w:rPr>
          <w:color w:val="1f1f1f"/>
          <w:sz w:val="24"/>
          <w:szCs w:val="24"/>
          <w:highlight w:val="white"/>
        </w:rPr>
      </w:pPr>
      <w:r w:rsidDel="00000000" w:rsidR="00000000" w:rsidRPr="00000000">
        <w:rPr>
          <w:color w:val="202124"/>
          <w:sz w:val="24"/>
          <w:szCs w:val="24"/>
          <w:highlight w:val="white"/>
          <w:rtl w:val="0"/>
        </w:rPr>
        <w:t xml:space="preserve">So the analyst</w:t>
      </w:r>
      <w:r w:rsidDel="00000000" w:rsidR="00000000" w:rsidRPr="00000000">
        <w:rPr>
          <w:color w:val="1f1f1f"/>
          <w:sz w:val="24"/>
          <w:szCs w:val="24"/>
          <w:highlight w:val="white"/>
          <w:rtl w:val="0"/>
        </w:rPr>
        <w:t xml:space="preserve"> used Linux commands to modify the permissions accordingly.</w:t>
      </w:r>
    </w:p>
    <w:p w:rsidR="00000000" w:rsidDel="00000000" w:rsidP="00000000" w:rsidRDefault="00000000" w:rsidRPr="00000000" w14:paraId="00000080">
      <w:pPr>
        <w:jc w:val="both"/>
        <w:rPr>
          <w:rFonts w:ascii="Courier New" w:cs="Courier New" w:eastAsia="Courier New" w:hAnsi="Courier New"/>
          <w:b w:val="1"/>
          <w:color w:val="3d85c6"/>
          <w:sz w:val="23"/>
          <w:szCs w:val="23"/>
          <w:highlight w:val="white"/>
        </w:rPr>
      </w:pPr>
      <w:r w:rsidDel="00000000" w:rsidR="00000000" w:rsidRPr="00000000">
        <w:rPr>
          <w:rtl w:val="0"/>
        </w:rPr>
      </w:r>
    </w:p>
    <w:p w:rsidR="00000000" w:rsidDel="00000000" w:rsidP="00000000" w:rsidRDefault="00000000" w:rsidRPr="00000000" w14:paraId="00000081">
      <w:pPr>
        <w:jc w:val="both"/>
        <w:rPr>
          <w:color w:val="1f1f1f"/>
          <w:sz w:val="24"/>
          <w:szCs w:val="24"/>
          <w:highlight w:val="white"/>
        </w:rPr>
      </w:pPr>
      <w:r w:rsidDel="00000000" w:rsidR="00000000" w:rsidRPr="00000000">
        <w:rPr>
          <w:rFonts w:ascii="Courier New" w:cs="Courier New" w:eastAsia="Courier New" w:hAnsi="Courier New"/>
          <w:b w:val="1"/>
          <w:color w:val="3d85c6"/>
          <w:sz w:val="23"/>
          <w:szCs w:val="23"/>
          <w:highlight w:val="white"/>
          <w:rtl w:val="0"/>
        </w:rPr>
        <w:t xml:space="preserve">chmod g-x drafts</w:t>
      </w:r>
      <w:r w:rsidDel="00000000" w:rsidR="00000000" w:rsidRPr="00000000">
        <w:rPr>
          <w:rtl w:val="0"/>
        </w:rPr>
      </w:r>
    </w:p>
    <w:p w:rsidR="00000000" w:rsidDel="00000000" w:rsidP="00000000" w:rsidRDefault="00000000" w:rsidRPr="00000000" w14:paraId="00000082">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83">
      <w:pPr>
        <w:jc w:val="both"/>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4622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85">
      <w:pPr>
        <w:jc w:val="both"/>
        <w:rPr>
          <w:color w:val="1f1f1f"/>
          <w:sz w:val="24"/>
          <w:szCs w:val="24"/>
          <w:highlight w:val="white"/>
        </w:rPr>
      </w:pPr>
      <w:r w:rsidDel="00000000" w:rsidR="00000000" w:rsidRPr="00000000">
        <w:rPr>
          <w:color w:val="1f1f1f"/>
          <w:sz w:val="24"/>
          <w:szCs w:val="24"/>
          <w:highlight w:val="white"/>
          <w:rtl w:val="0"/>
        </w:rPr>
        <w:t xml:space="preserve">It can be observed that now, </w:t>
      </w:r>
      <w:r w:rsidDel="00000000" w:rsidR="00000000" w:rsidRPr="00000000">
        <w:rPr>
          <w:color w:val="202124"/>
          <w:sz w:val="24"/>
          <w:szCs w:val="24"/>
          <w:highlight w:val="white"/>
          <w:rtl w:val="0"/>
        </w:rPr>
        <w:t xml:space="preserve">only </w:t>
      </w:r>
      <w:r w:rsidDel="00000000" w:rsidR="00000000" w:rsidRPr="00000000">
        <w:rPr>
          <w:b w:val="1"/>
          <w:color w:val="1f1f1f"/>
          <w:sz w:val="24"/>
          <w:szCs w:val="24"/>
          <w:highlight w:val="white"/>
          <w:rtl w:val="0"/>
        </w:rPr>
        <w:t xml:space="preserve">researcher2 </w:t>
      </w:r>
      <w:r w:rsidDel="00000000" w:rsidR="00000000" w:rsidRPr="00000000">
        <w:rPr>
          <w:color w:val="1f1f1f"/>
          <w:sz w:val="24"/>
          <w:szCs w:val="24"/>
          <w:highlight w:val="white"/>
          <w:rtl w:val="0"/>
        </w:rPr>
        <w:t xml:space="preserve"> is allowed to access the </w:t>
      </w:r>
      <w:r w:rsidDel="00000000" w:rsidR="00000000" w:rsidRPr="00000000">
        <w:rPr>
          <w:b w:val="1"/>
          <w:color w:val="1f1f1f"/>
          <w:sz w:val="24"/>
          <w:szCs w:val="24"/>
          <w:highlight w:val="white"/>
          <w:rtl w:val="0"/>
        </w:rPr>
        <w:t xml:space="preserve">drafts</w:t>
      </w:r>
      <w:r w:rsidDel="00000000" w:rsidR="00000000" w:rsidRPr="00000000">
        <w:rPr>
          <w:color w:val="1f1f1f"/>
          <w:sz w:val="24"/>
          <w:szCs w:val="24"/>
          <w:highlight w:val="white"/>
          <w:rtl w:val="0"/>
        </w:rPr>
        <w:t xml:space="preserve"> directory </w:t>
      </w:r>
      <w:r w:rsidDel="00000000" w:rsidR="00000000" w:rsidRPr="00000000">
        <w:rPr>
          <w:color w:val="202124"/>
          <w:sz w:val="24"/>
          <w:szCs w:val="24"/>
          <w:highlight w:val="white"/>
          <w:rtl w:val="0"/>
        </w:rPr>
        <w:t xml:space="preserve">have execute privileges</w:t>
      </w:r>
      <w:r w:rsidDel="00000000" w:rsidR="00000000" w:rsidRPr="00000000">
        <w:rPr>
          <w:rtl w:val="0"/>
        </w:rPr>
      </w:r>
    </w:p>
    <w:p w:rsidR="00000000" w:rsidDel="00000000" w:rsidP="00000000" w:rsidRDefault="00000000" w:rsidRPr="00000000" w14:paraId="00000086">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87">
      <w:pPr>
        <w:jc w:val="both"/>
        <w:rPr>
          <w:color w:val="1f1f1f"/>
          <w:sz w:val="24"/>
          <w:szCs w:val="24"/>
          <w:highlight w:val="white"/>
        </w:rPr>
      </w:pPr>
      <w:r w:rsidDel="00000000" w:rsidR="00000000" w:rsidRPr="00000000">
        <w:rPr>
          <w:rtl w:val="0"/>
        </w:rPr>
      </w:r>
    </w:p>
    <w:p w:rsidR="00000000" w:rsidDel="00000000" w:rsidP="00000000" w:rsidRDefault="00000000" w:rsidRPr="00000000" w14:paraId="00000088">
      <w:pPr>
        <w:pStyle w:val="Heading2"/>
        <w:jc w:val="both"/>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These tasks demonstrate the practical application of cybersecurity measures related to file and directory permissions, ensuring that access to resources is aligned with organizational policies and requirements. Properly managing permissions is a critical aspect of cybersecurity, as it helps control who can access, modify, or execute files and directories, thereby enhancing security and reducing the risk of unauthorized access or data breaches.</w:t>
      </w:r>
    </w:p>
    <w:p w:rsidR="00000000" w:rsidDel="00000000" w:rsidP="00000000" w:rsidRDefault="00000000" w:rsidRPr="00000000" w14:paraId="0000008A">
      <w:pPr>
        <w:jc w:val="both"/>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